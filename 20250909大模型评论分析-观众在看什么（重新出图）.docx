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FB478" w14:textId="77777777" w:rsidR="002A7287" w:rsidRDefault="00000000">
      <w:pPr>
        <w:jc w:val="center"/>
        <w:rPr>
          <w:rFonts w:ascii="方正小标宋简体" w:eastAsia="方正小标宋简体" w:hAnsi="方正小标宋简体" w:cs="方正小标宋简体"/>
          <w:sz w:val="36"/>
          <w:szCs w:val="36"/>
        </w:rPr>
      </w:pPr>
      <w:r>
        <w:rPr>
          <w:rFonts w:ascii="方正小标宋简体" w:eastAsia="方正小标宋简体" w:hAnsi="方正小标宋简体" w:cs="方正小标宋简体" w:hint="eastAsia"/>
          <w:sz w:val="36"/>
          <w:szCs w:val="36"/>
        </w:rPr>
        <w:t>2025年中盘点 | 观众看剧在看什么？</w:t>
      </w:r>
    </w:p>
    <w:p w14:paraId="61DB2786" w14:textId="77777777" w:rsidR="002A7287" w:rsidRDefault="002A7287">
      <w:pPr>
        <w:rPr>
          <w:rFonts w:ascii="仿宋_GB2312" w:eastAsia="仿宋_GB2312" w:hAnsi="仿宋_GB2312" w:cs="仿宋_GB2312"/>
          <w:sz w:val="32"/>
          <w:szCs w:val="32"/>
        </w:rPr>
      </w:pPr>
    </w:p>
    <w:p w14:paraId="2F8827E8" w14:textId="77777777" w:rsidR="002A7287" w:rsidRDefault="00000000">
      <w:pPr>
        <w:ind w:firstLine="42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随着互联网的发展，越来越多的观众习惯于在各类互联网平台上用文字表达观剧感受，形成了广泛多样的评价文本数据。为了探寻当前观众对一部剧集的关注点，弄清观众究竟喜欢看什么样的剧目，我们选取了2025年上半年播出的、豆瓣评分超过7分的22部国产剧（含电视剧、网络剧，统计数据截至2025年6月23日，表1），试图基于大模型的技术手段，对这些剧目下的文字评论进行采集并分析，希望能够得出一些可供参考的视角。</w:t>
      </w:r>
    </w:p>
    <w:tbl>
      <w:tblPr>
        <w:tblW w:w="11970" w:type="dxa"/>
        <w:jc w:val="center"/>
        <w:tblLook w:val="04A0" w:firstRow="1" w:lastRow="0" w:firstColumn="1" w:lastColumn="0" w:noHBand="0" w:noVBand="1"/>
      </w:tblPr>
      <w:tblGrid>
        <w:gridCol w:w="645"/>
        <w:gridCol w:w="2805"/>
        <w:gridCol w:w="645"/>
        <w:gridCol w:w="885"/>
        <w:gridCol w:w="1125"/>
        <w:gridCol w:w="1245"/>
        <w:gridCol w:w="3315"/>
        <w:gridCol w:w="1305"/>
      </w:tblGrid>
      <w:tr w:rsidR="002A7287" w14:paraId="710A1DE5" w14:textId="77777777">
        <w:trPr>
          <w:trHeight w:val="285"/>
          <w:jc w:val="center"/>
        </w:trPr>
        <w:tc>
          <w:tcPr>
            <w:tcW w:w="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156FBC2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序号</w:t>
            </w:r>
          </w:p>
        </w:tc>
        <w:tc>
          <w:tcPr>
            <w:tcW w:w="28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7A92324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剧名</w:t>
            </w:r>
          </w:p>
        </w:tc>
        <w:tc>
          <w:tcPr>
            <w:tcW w:w="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5A0CA2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评分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14772E2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评论数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3B316F2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打分人数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7282B3E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首播时间</w:t>
            </w:r>
          </w:p>
        </w:tc>
        <w:tc>
          <w:tcPr>
            <w:tcW w:w="33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1B3C018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播出平台</w:t>
            </w:r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6814624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收视率CVB</w:t>
            </w:r>
          </w:p>
        </w:tc>
      </w:tr>
      <w:tr w:rsidR="002A7287" w14:paraId="3B022F90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C29C29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91A0F9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无尽的尽头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7D3EDD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85730F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37315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3FF070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98516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9BD0BC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2025/4/24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479BDA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江苏卫视/浙江卫视/腾讯视频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D6D091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0.38%</w:t>
            </w:r>
          </w:p>
        </w:tc>
      </w:tr>
      <w:tr w:rsidR="002A7287" w14:paraId="457D2AA1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DE7855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5F37F9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异人之下之决战！碧游村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972E95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86FC4B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40672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2DA8D3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100611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567CCD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A2B5DB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CB6A24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6C3160B0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DD9475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392C12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鹊刀门传奇 第二季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009BCD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09DF6E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11531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716706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32651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2E33A3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23D5A8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6C69AE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46A4D035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D5738C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62AC37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沙尘暴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19AD3B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BB9525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36148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F98062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105817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630010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2025/3/28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AA3FF4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084EDD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10B60953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BD4543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BAF054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树下有片红房子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46ABCC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DD8F06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21833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68BEF5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49485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169DE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2025/2/15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5993F4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31C535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7DBA2335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2906B0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966B60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180天重启计划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461CCC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6FA153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17873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30D6CF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40065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5196B1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2025/2/17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B2D14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湖南卫视/芒果tv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B880F2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0.27%</w:t>
            </w:r>
          </w:p>
        </w:tc>
      </w:tr>
      <w:tr w:rsidR="002A7287" w14:paraId="14B1B444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8E5928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A32283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国色芳华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13DBF8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8E8F64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187880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C3C0A8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357699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66BFBF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7ACF07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湖南卫视/芒果tv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090F91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0.39%</w:t>
            </w:r>
          </w:p>
        </w:tc>
      </w:tr>
      <w:tr w:rsidR="002A7287" w14:paraId="314C437A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05D494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5D1FC7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致1999年的自己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3CE635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FC655E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8954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6DA8C0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21491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93A03B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1AC646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D94D21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51758E50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5C55C9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F7EBCD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三叉戟2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C1F5AB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9E8442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10602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E8B309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28910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CD3A89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2025/1/23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EF8326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东方卫视/北京卫视/爱奇艺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2B2691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0900BA8D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5E1647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2D6DA3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无忧渡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77DDB9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25E6D3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96975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B90179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168379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1E5E26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2025/4/12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B2C895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69E110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4FE2F42B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C0167B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CF5F0E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棋士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22720E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22577F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37345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276F30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105035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855256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2025/3/25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58901E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腾讯视频/CCTV-8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41A4C0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1.28%</w:t>
            </w:r>
          </w:p>
        </w:tc>
      </w:tr>
      <w:tr w:rsidR="002A7287" w14:paraId="1FBB3047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0BDF0B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lastRenderedPageBreak/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1C9315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锦囊妙录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E76B6A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B4A6C5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16214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12B954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35858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00BBEA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D9E0D6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CCTV-8/优酷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374B7C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1.05%</w:t>
            </w:r>
          </w:p>
        </w:tc>
      </w:tr>
      <w:tr w:rsidR="002A7287" w14:paraId="7789B24D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B37C53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596D73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人生若如初见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6CBC81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2C7725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24244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87A73F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47218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CBF5D9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2025/5/13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477213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940D71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40E36E02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88A1F5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5E1580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滤镜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0FB9F8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02499E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102006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72FDBF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186458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215CE3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2025/2/24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9961FF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F55928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7FC2752A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0000D4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D0A52B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护宝寻踪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014A62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337E8C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5313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2EB2C9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12408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31A32B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2025/5/20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F1931A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CCTV-1/爱奇艺/腾讯视频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491FDC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36211192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215C85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8B383A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余烬之上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9CE738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0332E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15015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69B2F7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36790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A795A2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2025/2/8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C8537A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腾讯视频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DB5E50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3D823720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DABCC7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2CF63B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藏海传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932558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B08E0C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285429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EA43B5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474144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D8534A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2025/5/18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A40A48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CCTV-8/优酷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CF5D1E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1.47%</w:t>
            </w:r>
          </w:p>
        </w:tc>
      </w:tr>
      <w:tr w:rsidR="002A7287" w14:paraId="6C9149E0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789A6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6D4FBC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仙台有树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3CBF7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2F2475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72047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3A88A9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114456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3D9612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2025/2/7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56FF12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283278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12AF35BD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CCC07A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A4EF72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北上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26D3AD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376F42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82746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580DF1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139607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BFB89A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2025/3/3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BDC1DF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CCTV-1/爱奇艺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67647D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3.62%</w:t>
            </w:r>
          </w:p>
        </w:tc>
      </w:tr>
      <w:tr w:rsidR="002A7287" w14:paraId="33064613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6AD485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0BCD95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黄雀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7E9DC9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1C0FA87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14472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357ED2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37733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F32B2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2025/3/18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7066D2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CCTV-8/爱奇艺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C959F2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1.62%</w:t>
            </w:r>
          </w:p>
        </w:tc>
      </w:tr>
      <w:tr w:rsidR="002A7287" w14:paraId="73D7B0C5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2BB0A44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C85917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千朵桃花一世开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B2B70D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C95527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78A191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27384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7F2650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391B4C5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优酷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74C43F3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/</w:t>
            </w:r>
          </w:p>
        </w:tc>
      </w:tr>
      <w:tr w:rsidR="002A7287" w14:paraId="377A64A4" w14:textId="77777777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4A55A3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68207E8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无所畏惧之永不放弃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5761DA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F5C8FB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6285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D026FF1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15096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218D522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2025/1/26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596A28D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爱奇艺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EE6CE0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1.53%</w:t>
            </w:r>
          </w:p>
        </w:tc>
      </w:tr>
    </w:tbl>
    <w:p w14:paraId="6D73C4B6" w14:textId="77777777" w:rsidR="002A7287" w:rsidRDefault="00000000">
      <w:pPr>
        <w:ind w:firstLine="420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表1:2025年上半年豆瓣评分超过7分的国产剧（含电视剧、网络剧）</w:t>
      </w:r>
    </w:p>
    <w:p w14:paraId="0D4E71DB" w14:textId="77777777" w:rsidR="002A7287" w:rsidRDefault="002A7287">
      <w:pPr>
        <w:ind w:firstLine="420"/>
        <w:rPr>
          <w:rFonts w:ascii="仿宋_GB2312" w:eastAsia="仿宋_GB2312" w:hAnsi="仿宋_GB2312" w:cs="仿宋_GB2312"/>
          <w:sz w:val="24"/>
        </w:rPr>
      </w:pPr>
    </w:p>
    <w:p w14:paraId="15729C3A" w14:textId="77777777" w:rsidR="002A7287" w:rsidRDefault="00000000">
      <w:pPr>
        <w:numPr>
          <w:ilvl w:val="0"/>
          <w:numId w:val="1"/>
        </w:numPr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技术路径</w:t>
      </w:r>
    </w:p>
    <w:p w14:paraId="68E0235A" w14:textId="5CE60BAF" w:rsidR="002A7287" w:rsidRPr="00E80218" w:rsidRDefault="008348E0" w:rsidP="00E80218">
      <w:pPr>
        <w:pStyle w:val="a7"/>
        <w:numPr>
          <w:ilvl w:val="0"/>
          <w:numId w:val="3"/>
        </w:numPr>
        <w:ind w:firstLineChars="0"/>
        <w:rPr>
          <w:rFonts w:ascii="楷体" w:eastAsia="楷体" w:hAnsi="楷体" w:cs="楷体"/>
          <w:sz w:val="32"/>
          <w:szCs w:val="32"/>
          <w:highlight w:val="yellow"/>
        </w:rPr>
      </w:pPr>
      <w:r>
        <w:rPr>
          <w:rFonts w:ascii="楷体" w:eastAsia="楷体" w:hAnsi="楷体" w:cs="楷体" w:hint="eastAsia"/>
          <w:sz w:val="32"/>
          <w:szCs w:val="32"/>
          <w:highlight w:val="yellow"/>
        </w:rPr>
        <w:t>基于</w:t>
      </w:r>
      <w:r w:rsidR="00E80218" w:rsidRPr="00E80218">
        <w:rPr>
          <w:rFonts w:ascii="楷体" w:eastAsia="楷体" w:hAnsi="楷体" w:cs="楷体" w:hint="eastAsia"/>
          <w:sz w:val="32"/>
          <w:szCs w:val="32"/>
          <w:highlight w:val="yellow"/>
        </w:rPr>
        <w:t>大模型</w:t>
      </w:r>
      <w:r>
        <w:rPr>
          <w:rFonts w:ascii="楷体" w:eastAsia="楷体" w:hAnsi="楷体" w:cs="楷体" w:hint="eastAsia"/>
          <w:sz w:val="32"/>
          <w:szCs w:val="32"/>
          <w:highlight w:val="yellow"/>
        </w:rPr>
        <w:t>的</w:t>
      </w:r>
      <w:r w:rsidR="00E80218" w:rsidRPr="00E80218">
        <w:rPr>
          <w:rFonts w:ascii="楷体" w:eastAsia="楷体" w:hAnsi="楷体" w:cs="楷体" w:hint="eastAsia"/>
          <w:sz w:val="32"/>
          <w:szCs w:val="32"/>
          <w:highlight w:val="yellow"/>
        </w:rPr>
        <w:t>用户评价提取</w:t>
      </w:r>
    </w:p>
    <w:p w14:paraId="5786FDED" w14:textId="6C1428FB" w:rsidR="00E80218" w:rsidRDefault="008348E0" w:rsidP="00E80218">
      <w:pPr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  <w:highlight w:val="yellow"/>
        </w:rPr>
        <w:t xml:space="preserve"> </w:t>
      </w:r>
      <w:r w:rsidR="00962A59">
        <w:rPr>
          <w:rFonts w:ascii="楷体" w:eastAsia="楷体" w:hAnsi="楷体" w:cs="楷体" w:hint="eastAsia"/>
          <w:sz w:val="32"/>
          <w:szCs w:val="32"/>
        </w:rPr>
        <w:t xml:space="preserve">   </w:t>
      </w:r>
      <w:r w:rsidR="00962A59" w:rsidRPr="00962A59">
        <w:rPr>
          <w:rFonts w:ascii="仿宋_GB2312" w:eastAsia="仿宋_GB2312" w:hAnsi="仿宋_GB2312" w:cs="仿宋_GB2312" w:hint="eastAsia"/>
          <w:sz w:val="32"/>
          <w:szCs w:val="32"/>
        </w:rPr>
        <w:t>近年来，大模型技术飞速发展，彻底改变了传统自然语言处理的技术范式。凭借强大的语义理解与指令遵循能力，大模型能够像</w:t>
      </w:r>
      <w:r w:rsidR="00962A59">
        <w:rPr>
          <w:rFonts w:ascii="仿宋_GB2312" w:eastAsia="仿宋_GB2312" w:hAnsi="仿宋_GB2312" w:cs="仿宋_GB2312" w:hint="eastAsia"/>
          <w:sz w:val="32"/>
          <w:szCs w:val="32"/>
        </w:rPr>
        <w:t>专业人士</w:t>
      </w:r>
      <w:r w:rsidR="00962A59" w:rsidRPr="00962A59">
        <w:rPr>
          <w:rFonts w:ascii="仿宋_GB2312" w:eastAsia="仿宋_GB2312" w:hAnsi="仿宋_GB2312" w:cs="仿宋_GB2312" w:hint="eastAsia"/>
          <w:sz w:val="32"/>
          <w:szCs w:val="32"/>
        </w:rPr>
        <w:t>一样在提示词的引导下，从非结构化文本中精准提取与特定任务相关的信息。这一特性为大规模、自动化地挖掘用户评论中的有价值信息提供了全新手段。</w:t>
      </w:r>
    </w:p>
    <w:p w14:paraId="138FEB14" w14:textId="48E8B1AB" w:rsidR="00962A59" w:rsidRDefault="00962A59" w:rsidP="00962A59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 w:rsidRPr="00962A59">
        <w:rPr>
          <w:rFonts w:ascii="仿宋_GB2312" w:eastAsia="仿宋_GB2312" w:hAnsi="仿宋_GB2312" w:cs="仿宋_GB2312" w:hint="eastAsia"/>
          <w:sz w:val="32"/>
          <w:szCs w:val="32"/>
        </w:rPr>
        <w:lastRenderedPageBreak/>
        <w:t>我们以电视剧评论为对象，设计了一套基于大模型的评价维度提取流程。首先，采集用户评论并进行清洗、去重处理</w:t>
      </w:r>
      <w:r>
        <w:rPr>
          <w:rFonts w:ascii="仿宋_GB2312" w:eastAsia="仿宋_GB2312" w:hAnsi="仿宋_GB2312" w:cs="仿宋_GB2312" w:hint="eastAsia"/>
          <w:sz w:val="32"/>
          <w:szCs w:val="32"/>
        </w:rPr>
        <w:t>；然后，编写提示词指导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大模型逐句</w:t>
      </w:r>
      <w:r>
        <w:rPr>
          <w:rFonts w:ascii="仿宋_GB2312" w:eastAsia="仿宋_GB2312" w:hAnsi="仿宋_GB2312" w:cs="仿宋_GB2312" w:hint="eastAsia"/>
          <w:sz w:val="32"/>
          <w:szCs w:val="32"/>
        </w:rPr>
        <w:t>判断，确定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评论内容</w:t>
      </w:r>
      <w:r>
        <w:rPr>
          <w:rFonts w:ascii="仿宋_GB2312" w:eastAsia="仿宋_GB2312" w:hAnsi="仿宋_GB2312" w:cs="仿宋_GB2312" w:hint="eastAsia"/>
          <w:sz w:val="32"/>
          <w:szCs w:val="32"/>
        </w:rPr>
        <w:t>是否包含对该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电视剧</w:t>
      </w:r>
      <w:r>
        <w:rPr>
          <w:rFonts w:ascii="仿宋_GB2312" w:eastAsia="仿宋_GB2312" w:hAnsi="仿宋_GB2312" w:cs="仿宋_GB2312" w:hint="eastAsia"/>
          <w:sz w:val="32"/>
          <w:szCs w:val="32"/>
        </w:rPr>
        <w:t>的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评价</w:t>
      </w:r>
      <w:r>
        <w:rPr>
          <w:rFonts w:ascii="仿宋_GB2312" w:eastAsia="仿宋_GB2312" w:hAnsi="仿宋_GB2312" w:cs="仿宋_GB2312" w:hint="eastAsia"/>
          <w:sz w:val="32"/>
          <w:szCs w:val="32"/>
        </w:rPr>
        <w:t>（无论是质量还是社会影响）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，</w:t>
      </w:r>
      <w:r w:rsidR="00691461">
        <w:rPr>
          <w:rFonts w:ascii="仿宋_GB2312" w:eastAsia="仿宋_GB2312" w:hAnsi="仿宋_GB2312" w:cs="仿宋_GB2312" w:hint="eastAsia"/>
          <w:sz w:val="32"/>
          <w:szCs w:val="32"/>
        </w:rPr>
        <w:t>剔除无关内容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，形成高质量的</w:t>
      </w:r>
      <w:r w:rsidR="005760BF">
        <w:rPr>
          <w:rFonts w:ascii="仿宋_GB2312" w:eastAsia="仿宋_GB2312" w:hAnsi="仿宋_GB2312" w:cs="仿宋_GB2312" w:hint="eastAsia"/>
          <w:sz w:val="32"/>
          <w:szCs w:val="32"/>
        </w:rPr>
        <w:t>电视剧评价</w:t>
      </w:r>
      <w:r w:rsidR="00691461">
        <w:rPr>
          <w:rFonts w:ascii="仿宋_GB2312" w:eastAsia="仿宋_GB2312" w:hAnsi="仿宋_GB2312" w:cs="仿宋_GB2312" w:hint="eastAsia"/>
          <w:sz w:val="32"/>
          <w:szCs w:val="32"/>
        </w:rPr>
        <w:t>数据</w:t>
      </w:r>
      <w:r w:rsidR="005760BF">
        <w:rPr>
          <w:rFonts w:ascii="仿宋_GB2312" w:eastAsia="仿宋_GB2312" w:hAnsi="仿宋_GB2312" w:cs="仿宋_GB2312" w:hint="eastAsia"/>
          <w:sz w:val="32"/>
          <w:szCs w:val="32"/>
        </w:rPr>
        <w:t>；紧接着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，</w:t>
      </w:r>
      <w:r w:rsidR="005760BF">
        <w:rPr>
          <w:rFonts w:ascii="仿宋_GB2312" w:eastAsia="仿宋_GB2312" w:hAnsi="仿宋_GB2312" w:cs="仿宋_GB2312" w:hint="eastAsia"/>
          <w:sz w:val="32"/>
          <w:szCs w:val="32"/>
        </w:rPr>
        <w:t>我们将预先设置的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指标体系</w:t>
      </w:r>
      <w:r w:rsidR="005760BF">
        <w:rPr>
          <w:rFonts w:ascii="仿宋_GB2312" w:eastAsia="仿宋_GB2312" w:hAnsi="仿宋_GB2312" w:cs="仿宋_GB2312" w:hint="eastAsia"/>
          <w:sz w:val="32"/>
          <w:szCs w:val="32"/>
        </w:rPr>
        <w:t>输入大模型，作为评价提取的</w:t>
      </w:r>
      <w:r w:rsidR="00335222">
        <w:rPr>
          <w:rFonts w:ascii="仿宋_GB2312" w:eastAsia="仿宋_GB2312" w:hAnsi="仿宋_GB2312" w:cs="仿宋_GB2312" w:hint="eastAsia"/>
          <w:sz w:val="32"/>
          <w:szCs w:val="32"/>
        </w:rPr>
        <w:t>维度</w:t>
      </w:r>
      <w:r w:rsidR="005760BF">
        <w:rPr>
          <w:rFonts w:ascii="仿宋_GB2312" w:eastAsia="仿宋_GB2312" w:hAnsi="仿宋_GB2312" w:cs="仿宋_GB2312" w:hint="eastAsia"/>
          <w:sz w:val="32"/>
          <w:szCs w:val="32"/>
        </w:rPr>
        <w:t>依据，</w:t>
      </w:r>
      <w:r w:rsidR="00335222">
        <w:rPr>
          <w:rFonts w:ascii="仿宋_GB2312" w:eastAsia="仿宋_GB2312" w:hAnsi="仿宋_GB2312" w:cs="仿宋_GB2312" w:hint="eastAsia"/>
          <w:sz w:val="32"/>
          <w:szCs w:val="32"/>
        </w:rPr>
        <w:t>要求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大模型识别</w:t>
      </w:r>
      <w:r w:rsidR="00335222">
        <w:rPr>
          <w:rFonts w:ascii="仿宋_GB2312" w:eastAsia="仿宋_GB2312" w:hAnsi="仿宋_GB2312" w:cs="仿宋_GB2312" w:hint="eastAsia"/>
          <w:sz w:val="32"/>
          <w:szCs w:val="32"/>
        </w:rPr>
        <w:t>评价数据具体体现了哪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些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评价维度，并标注情感正负倾向。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一条评价数据可能涉及对该剧的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多个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维度的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评价，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大模型可在一次处理过程中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同时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识别并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提取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全部相关维度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；</w:t>
      </w:r>
      <w:r w:rsidR="00A7259C">
        <w:rPr>
          <w:rFonts w:ascii="仿宋_GB2312" w:eastAsia="仿宋_GB2312" w:hAnsi="仿宋_GB2312" w:cs="仿宋_GB2312" w:hint="eastAsia"/>
          <w:sz w:val="32"/>
          <w:szCs w:val="32"/>
        </w:rPr>
        <w:t>一条评价数据也可能对同一个维度进行多次评价，甚至可能存在冲突，</w:t>
      </w:r>
      <w:r w:rsidR="00A75450">
        <w:rPr>
          <w:rFonts w:ascii="仿宋_GB2312" w:eastAsia="仿宋_GB2312" w:hAnsi="仿宋_GB2312" w:cs="仿宋_GB2312" w:hint="eastAsia"/>
          <w:sz w:val="32"/>
          <w:szCs w:val="32"/>
        </w:rPr>
        <w:t>大模型会进行整合，生成综合性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结果</w:t>
      </w:r>
      <w:r w:rsidR="00A75450">
        <w:rPr>
          <w:rFonts w:ascii="仿宋_GB2312" w:eastAsia="仿宋_GB2312" w:hAnsi="仿宋_GB2312" w:cs="仿宋_GB2312" w:hint="eastAsia"/>
          <w:sz w:val="32"/>
          <w:szCs w:val="32"/>
        </w:rPr>
        <w:t>以反映整体倾向</w:t>
      </w:r>
      <w:r w:rsidRPr="00962A59">
        <w:rPr>
          <w:rFonts w:ascii="仿宋_GB2312" w:eastAsia="仿宋_GB2312" w:hAnsi="仿宋_GB2312" w:cs="仿宋_GB2312" w:hint="eastAsia"/>
          <w:sz w:val="32"/>
          <w:szCs w:val="32"/>
        </w:rPr>
        <w:t>。最终，我们得到结构化的“维度—情感”数据，为后续的多角度数据分析提供坚实基础。</w:t>
      </w:r>
    </w:p>
    <w:p w14:paraId="4E0556BE" w14:textId="77777777" w:rsidR="00962A59" w:rsidRPr="00962A59" w:rsidRDefault="00962A59" w:rsidP="00962A59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</w:p>
    <w:p w14:paraId="79B91C11" w14:textId="77777777" w:rsidR="002A7287" w:rsidRDefault="00000000">
      <w:pPr>
        <w:numPr>
          <w:ilvl w:val="0"/>
          <w:numId w:val="2"/>
        </w:numPr>
        <w:ind w:left="420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评价指标与描述设定</w:t>
      </w:r>
    </w:p>
    <w:p w14:paraId="4D76B95A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习近平总书记指出，精品之所以“精”，就在于其思想精深、艺术精湛、制作精良。按照“三精”标准，我们为评论范畴设定了三个一级指标，并对三个一级指标分别进行细化归</w:t>
      </w: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纳，初步拟定了该评价体系的指标项目（表2）。同时考虑到有些评论并无具体评论指向，即只评论“好看”“不错”“不好看”等，我们在指标体系中增加了整体评价。</w:t>
      </w:r>
    </w:p>
    <w:tbl>
      <w:tblPr>
        <w:tblW w:w="6473" w:type="dxa"/>
        <w:jc w:val="center"/>
        <w:tblLayout w:type="fixed"/>
        <w:tblLook w:val="04A0" w:firstRow="1" w:lastRow="0" w:firstColumn="1" w:lastColumn="0" w:noHBand="0" w:noVBand="1"/>
      </w:tblPr>
      <w:tblGrid>
        <w:gridCol w:w="1976"/>
        <w:gridCol w:w="4497"/>
      </w:tblGrid>
      <w:tr w:rsidR="002A7287" w14:paraId="485DB021" w14:textId="77777777">
        <w:trPr>
          <w:trHeight w:val="285"/>
          <w:jc w:val="center"/>
        </w:trPr>
        <w:tc>
          <w:tcPr>
            <w:tcW w:w="1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EB1913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一级指标</w:t>
            </w:r>
          </w:p>
        </w:tc>
        <w:tc>
          <w:tcPr>
            <w:tcW w:w="44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D1D4E9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bCs/>
                <w:color w:val="36609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66092"/>
                <w:kern w:val="0"/>
                <w:sz w:val="16"/>
                <w:szCs w:val="16"/>
                <w:lang w:bidi="ar"/>
              </w:rPr>
              <w:t>二级指标</w:t>
            </w:r>
          </w:p>
        </w:tc>
      </w:tr>
      <w:tr w:rsidR="002A7287" w14:paraId="08AC9BBB" w14:textId="77777777">
        <w:trPr>
          <w:trHeight w:val="192"/>
          <w:jc w:val="center"/>
        </w:trPr>
        <w:tc>
          <w:tcPr>
            <w:tcW w:w="197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4D3ACCB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思想精深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3CB489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主题立意</w:t>
            </w:r>
          </w:p>
        </w:tc>
      </w:tr>
      <w:tr w:rsidR="002A7287" w14:paraId="1EA45639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0DF045D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6B73CCC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价值导向</w:t>
            </w:r>
          </w:p>
        </w:tc>
      </w:tr>
      <w:tr w:rsidR="002A7287" w14:paraId="70CFBD43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18C82B4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67EFD7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社会反思</w:t>
            </w:r>
          </w:p>
        </w:tc>
      </w:tr>
      <w:tr w:rsidR="002A7287" w14:paraId="09530D53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C9CA228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005CB3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思想深度</w:t>
            </w:r>
          </w:p>
        </w:tc>
      </w:tr>
      <w:tr w:rsidR="002A7287" w14:paraId="3F02C5F7" w14:textId="77777777">
        <w:trPr>
          <w:trHeight w:val="285"/>
          <w:jc w:val="center"/>
        </w:trPr>
        <w:tc>
          <w:tcPr>
            <w:tcW w:w="197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232F00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艺术精湛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072F5CA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剧情结构</w:t>
            </w:r>
          </w:p>
        </w:tc>
      </w:tr>
      <w:tr w:rsidR="002A7287" w14:paraId="665C22D2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8717742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63F919B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人物塑造</w:t>
            </w:r>
          </w:p>
        </w:tc>
      </w:tr>
      <w:tr w:rsidR="002A7287" w14:paraId="6324DB64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7B0CBF8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548DE8B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语言表达</w:t>
            </w:r>
          </w:p>
        </w:tc>
      </w:tr>
      <w:tr w:rsidR="002A7287" w14:paraId="7ED2EEFE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1801664B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8BE125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表演质量</w:t>
            </w:r>
          </w:p>
        </w:tc>
      </w:tr>
      <w:tr w:rsidR="002A7287" w14:paraId="092CFD5C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7D27807A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F78D269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镜头语言</w:t>
            </w:r>
          </w:p>
        </w:tc>
      </w:tr>
      <w:tr w:rsidR="002A7287" w14:paraId="7ADFB4E5" w14:textId="77777777">
        <w:trPr>
          <w:trHeight w:val="285"/>
          <w:jc w:val="center"/>
        </w:trPr>
        <w:tc>
          <w:tcPr>
            <w:tcW w:w="197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E00659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制作精良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10467ABF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音乐音效</w:t>
            </w:r>
          </w:p>
        </w:tc>
      </w:tr>
      <w:tr w:rsidR="002A7287" w14:paraId="754A2761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32BA847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CE3ABFE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场景设置</w:t>
            </w:r>
          </w:p>
        </w:tc>
      </w:tr>
      <w:tr w:rsidR="002A7287" w14:paraId="795CECD8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8D5BB09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A75196A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服化道</w:t>
            </w:r>
          </w:p>
        </w:tc>
      </w:tr>
      <w:tr w:rsidR="002A7287" w14:paraId="07DC887C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7CF705B0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2BA22E72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剪辑节奏</w:t>
            </w:r>
          </w:p>
        </w:tc>
      </w:tr>
      <w:tr w:rsidR="002A7287" w14:paraId="2CB1F002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326CB1F3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EF373E6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特效技术</w:t>
            </w:r>
          </w:p>
        </w:tc>
      </w:tr>
      <w:tr w:rsidR="002A7287" w14:paraId="3E48C048" w14:textId="77777777">
        <w:trPr>
          <w:trHeight w:val="285"/>
          <w:jc w:val="center"/>
        </w:trPr>
        <w:tc>
          <w:tcPr>
            <w:tcW w:w="1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41515212" w14:textId="77777777" w:rsidR="002A7287" w:rsidRDefault="002A7287">
            <w:pPr>
              <w:jc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6F1"/>
            <w:noWrap/>
            <w:vAlign w:val="center"/>
          </w:tcPr>
          <w:p w14:paraId="67C6521B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后期质量</w:t>
            </w:r>
          </w:p>
        </w:tc>
      </w:tr>
      <w:tr w:rsidR="002A7287" w14:paraId="40D1E6DB" w14:textId="77777777">
        <w:trPr>
          <w:trHeight w:val="285"/>
          <w:jc w:val="center"/>
        </w:trPr>
        <w:tc>
          <w:tcPr>
            <w:tcW w:w="197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08056845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整体评价</w:t>
            </w:r>
          </w:p>
        </w:tc>
        <w:tc>
          <w:tcPr>
            <w:tcW w:w="44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center"/>
          </w:tcPr>
          <w:p w14:paraId="527DD7F0" w14:textId="77777777" w:rsidR="002A7287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244062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244062"/>
                <w:kern w:val="0"/>
                <w:sz w:val="16"/>
                <w:szCs w:val="16"/>
                <w:lang w:bidi="ar"/>
              </w:rPr>
              <w:t>整体评价</w:t>
            </w:r>
          </w:p>
        </w:tc>
      </w:tr>
    </w:tbl>
    <w:p w14:paraId="4F924323" w14:textId="77777777" w:rsidR="002A7287" w:rsidRDefault="00000000">
      <w:pPr>
        <w:ind w:firstLineChars="200" w:firstLine="480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表2：国产剧观众评价指标体系</w:t>
      </w:r>
    </w:p>
    <w:p w14:paraId="39267EEA" w14:textId="77777777" w:rsidR="002A7287" w:rsidRDefault="002A7287">
      <w:pPr>
        <w:ind w:firstLineChars="200" w:firstLine="480"/>
        <w:rPr>
          <w:rFonts w:ascii="仿宋_GB2312" w:eastAsia="仿宋_GB2312" w:hAnsi="仿宋_GB2312" w:cs="仿宋_GB2312"/>
          <w:sz w:val="24"/>
        </w:rPr>
      </w:pPr>
    </w:p>
    <w:p w14:paraId="14DFB1C0" w14:textId="77777777" w:rsidR="002A7287" w:rsidRDefault="00000000">
      <w:pPr>
        <w:numPr>
          <w:ilvl w:val="0"/>
          <w:numId w:val="2"/>
        </w:numPr>
        <w:ind w:left="420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lastRenderedPageBreak/>
        <w:t>数据说明</w:t>
      </w:r>
    </w:p>
    <w:p w14:paraId="64B2C4F3" w14:textId="38C8B752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我们采集了22部作品在豆瓣平台上的各类型评论文本数据，包括长评、短评及小组讨论帖。经过数据清洗，最终得到28365条评论数据。</w:t>
      </w:r>
      <w:ins w:id="0" w:author="柯 乔" w:date="2025-09-09T10:05:00Z" w16du:dateUtc="2025-09-09T02:05:00Z">
        <w:r w:rsidR="00645F11">
          <w:rPr>
            <w:rFonts w:ascii="仿宋_GB2312" w:eastAsia="仿宋_GB2312" w:hAnsi="仿宋_GB2312" w:cs="仿宋_GB2312" w:hint="eastAsia"/>
            <w:sz w:val="32"/>
            <w:szCs w:val="32"/>
          </w:rPr>
          <w:t>其中长评16235条，短评7230条，小组讨论帖子数6470个</w:t>
        </w:r>
      </w:ins>
      <w:ins w:id="1" w:author="柯 乔" w:date="2025-09-09T10:06:00Z" w16du:dateUtc="2025-09-09T02:06:00Z">
        <w:r w:rsidR="00645F11">
          <w:rPr>
            <w:rFonts w:ascii="仿宋_GB2312" w:eastAsia="仿宋_GB2312" w:hAnsi="仿宋_GB2312" w:cs="仿宋_GB2312" w:hint="eastAsia"/>
            <w:sz w:val="32"/>
            <w:szCs w:val="32"/>
          </w:rPr>
          <w:t>。</w:t>
        </w:r>
      </w:ins>
      <w:ins w:id="2" w:author="柯 乔" w:date="2025-09-09T10:08:00Z" w16du:dateUtc="2025-09-09T02:08:00Z">
        <w:r w:rsidR="00645F11">
          <w:rPr>
            <w:rFonts w:ascii="仿宋_GB2312" w:eastAsia="仿宋_GB2312" w:hAnsi="仿宋_GB2312" w:cs="仿宋_GB2312" w:hint="eastAsia"/>
            <w:sz w:val="32"/>
            <w:szCs w:val="32"/>
          </w:rPr>
          <w:t>由于平台限制无法获取全量短评数据，</w:t>
        </w:r>
      </w:ins>
      <w:ins w:id="3" w:author="柯 乔" w:date="2025-09-09T10:09:00Z" w16du:dateUtc="2025-09-09T02:09:00Z">
        <w:r w:rsidR="00645F11">
          <w:rPr>
            <w:rFonts w:ascii="仿宋_GB2312" w:eastAsia="仿宋_GB2312" w:hAnsi="仿宋_GB2312" w:cs="仿宋_GB2312" w:hint="eastAsia"/>
            <w:sz w:val="32"/>
            <w:szCs w:val="32"/>
          </w:rPr>
          <w:t>但总体数据量符合分析要求</w:t>
        </w:r>
      </w:ins>
      <w:r w:rsidR="00823B28">
        <w:rPr>
          <w:rFonts w:ascii="仿宋_GB2312" w:eastAsia="仿宋_GB2312" w:hAnsi="仿宋_GB2312" w:cs="仿宋_GB2312" w:hint="eastAsia"/>
          <w:sz w:val="32"/>
          <w:szCs w:val="32"/>
        </w:rPr>
        <w:t>。</w:t>
      </w:r>
      <w:del w:id="4" w:author="柯 乔" w:date="2025-09-09T10:04:00Z" w16du:dateUtc="2025-09-09T02:04:00Z">
        <w:r w:rsidDel="00645F11">
          <w:rPr>
            <w:rFonts w:ascii="仿宋_GB2312" w:eastAsia="仿宋_GB2312" w:hAnsi="仿宋_GB2312" w:cs="仿宋_GB2312" w:hint="eastAsia"/>
            <w:sz w:val="32"/>
            <w:szCs w:val="32"/>
          </w:rPr>
          <w:delText>需要说明的是，豆瓣平台的短评文本目前只开放前200条可供采集，但考虑到这些评论均为热门评论，一定程度上代表了大部分评论观众的意见，仅按照样本数据分析进行呈现。</w:delText>
        </w:r>
      </w:del>
    </w:p>
    <w:p w14:paraId="724959CF" w14:textId="77777777" w:rsidR="00823B28" w:rsidRDefault="00823B28">
      <w:pPr>
        <w:ind w:firstLineChars="200" w:firstLine="640"/>
        <w:rPr>
          <w:rFonts w:ascii="仿宋_GB2312" w:eastAsia="仿宋_GB2312" w:hAnsi="仿宋_GB2312" w:cs="仿宋_GB2312"/>
          <w:sz w:val="32"/>
          <w:szCs w:val="32"/>
          <w:highlight w:val="yellow"/>
        </w:rPr>
      </w:pPr>
    </w:p>
    <w:p w14:paraId="393A92F1" w14:textId="77777777" w:rsidR="002A7287" w:rsidRDefault="00000000">
      <w:pPr>
        <w:ind w:firstLine="4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二、讨论热度</w:t>
      </w:r>
    </w:p>
    <w:p w14:paraId="1723FA46" w14:textId="53219B89" w:rsidR="002A7287" w:rsidRDefault="00F12059">
      <w:pPr>
        <w:jc w:val="center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/>
          <w:noProof/>
          <w:sz w:val="32"/>
          <w:szCs w:val="32"/>
        </w:rPr>
        <w:lastRenderedPageBreak/>
        <w:drawing>
          <wp:inline distT="0" distB="0" distL="0" distR="0" wp14:anchorId="3029893C" wp14:editId="01AB793E">
            <wp:extent cx="5273198" cy="4327331"/>
            <wp:effectExtent l="0" t="0" r="3810" b="0"/>
            <wp:docPr id="9822391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94" cy="4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1749" w14:textId="4BD5FDE2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从</w:t>
      </w:r>
      <w:del w:id="5" w:author="柯 乔" w:date="2025-09-09T10:23:00Z" w16du:dateUtc="2025-09-09T02:23:00Z">
        <w:r w:rsidDel="00823B28">
          <w:rPr>
            <w:rFonts w:ascii="仿宋_GB2312" w:eastAsia="仿宋_GB2312" w:hAnsi="仿宋_GB2312" w:cs="仿宋_GB2312" w:hint="eastAsia"/>
            <w:sz w:val="32"/>
            <w:szCs w:val="32"/>
          </w:rPr>
          <w:delText>整体</w:delText>
        </w:r>
      </w:del>
      <w:ins w:id="6" w:author="柯 乔" w:date="2025-09-09T10:23:00Z" w16du:dateUtc="2025-09-09T02:23:00Z">
        <w:r w:rsidR="00823B28">
          <w:rPr>
            <w:rFonts w:ascii="仿宋_GB2312" w:eastAsia="仿宋_GB2312" w:hAnsi="仿宋_GB2312" w:cs="仿宋_GB2312" w:hint="eastAsia"/>
            <w:sz w:val="32"/>
            <w:szCs w:val="32"/>
          </w:rPr>
          <w:t>评价</w:t>
        </w:r>
      </w:ins>
      <w:del w:id="7" w:author="柯 乔" w:date="2025-09-09T10:23:00Z" w16du:dateUtc="2025-09-09T02:23:00Z">
        <w:r w:rsidDel="00823B28">
          <w:rPr>
            <w:rFonts w:ascii="仿宋_GB2312" w:eastAsia="仿宋_GB2312" w:hAnsi="仿宋_GB2312" w:cs="仿宋_GB2312" w:hint="eastAsia"/>
            <w:sz w:val="32"/>
            <w:szCs w:val="32"/>
          </w:rPr>
          <w:delText>评论</w:delText>
        </w:r>
      </w:del>
      <w:r>
        <w:rPr>
          <w:rFonts w:ascii="仿宋_GB2312" w:eastAsia="仿宋_GB2312" w:hAnsi="仿宋_GB2312" w:cs="仿宋_GB2312" w:hint="eastAsia"/>
          <w:sz w:val="32"/>
          <w:szCs w:val="32"/>
        </w:rPr>
        <w:t>热度来看，除整体评价外，观众更加偏重对艺术精湛方面的讨论，特别是剧情结构、人物塑造以及表演质量，其次关注较多的是思想精深方面，制作精良方面的讨</w:t>
      </w: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论相对较少。</w:t>
      </w:r>
      <w:r w:rsidR="007C32BF" w:rsidRPr="007C32BF">
        <w:rPr>
          <w:rFonts w:ascii="仿宋_GB2312" w:eastAsia="仿宋_GB2312" w:hAnsi="仿宋_GB2312" w:cs="仿宋_GB2312" w:hint="eastAsia"/>
          <w:sz w:val="32"/>
          <w:szCs w:val="32"/>
          <w:highlight w:val="yellow"/>
        </w:rPr>
        <w:t>以剧情结构为例，观众关注故事逻辑、叙事节奏，热衷讨论伏笔、反转等悬念制造合理性，对拖沓、强行展开持批判态度。</w:t>
      </w:r>
    </w:p>
    <w:p w14:paraId="285BD504" w14:textId="6E941C82" w:rsidR="007C32BF" w:rsidRDefault="007C32BF" w:rsidP="007C32BF">
      <w:pPr>
        <w:jc w:val="center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/>
          <w:noProof/>
          <w:sz w:val="32"/>
          <w:szCs w:val="32"/>
          <w:highlight w:val="yellow"/>
        </w:rPr>
        <w:drawing>
          <wp:inline distT="0" distB="0" distL="0" distR="0" wp14:anchorId="17556049" wp14:editId="1089D4BC">
            <wp:extent cx="4593920" cy="2755557"/>
            <wp:effectExtent l="0" t="0" r="0" b="6985"/>
            <wp:docPr id="16481598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01" cy="276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953F" w14:textId="751A540E" w:rsidR="0043649D" w:rsidRDefault="0043649D" w:rsidP="0043649D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ins w:id="8" w:author="柯 乔" w:date="2025-09-09T11:24:00Z" w16du:dateUtc="2025-09-09T03:24:00Z">
        <w:r>
          <w:rPr>
            <w:rFonts w:ascii="仿宋_GB2312" w:eastAsia="仿宋_GB2312" w:hAnsi="仿宋_GB2312" w:cs="仿宋_GB2312" w:hint="eastAsia"/>
            <w:sz w:val="32"/>
            <w:szCs w:val="32"/>
          </w:rPr>
          <w:t>进一步，为了突出各剧</w:t>
        </w:r>
      </w:ins>
      <w:ins w:id="9" w:author="柯 乔" w:date="2025-09-09T11:25:00Z" w16du:dateUtc="2025-09-09T03:25:00Z">
        <w:r>
          <w:rPr>
            <w:rFonts w:ascii="仿宋_GB2312" w:eastAsia="仿宋_GB2312" w:hAnsi="仿宋_GB2312" w:cs="仿宋_GB2312" w:hint="eastAsia"/>
            <w:sz w:val="32"/>
            <w:szCs w:val="32"/>
          </w:rPr>
          <w:t>评价分布的差异，我们以</w:t>
        </w:r>
      </w:ins>
      <w:ins w:id="10" w:author="柯 乔" w:date="2025-09-09T11:26:00Z" w16du:dateUtc="2025-09-09T03:26:00Z">
        <w:r>
          <w:rPr>
            <w:rFonts w:ascii="仿宋_GB2312" w:eastAsia="仿宋_GB2312" w:hAnsi="仿宋_GB2312" w:cs="仿宋_GB2312" w:hint="eastAsia"/>
            <w:sz w:val="32"/>
            <w:szCs w:val="32"/>
          </w:rPr>
          <w:t>全部剧集的平均</w:t>
        </w:r>
        <w:r w:rsidR="007832BE">
          <w:rPr>
            <w:rFonts w:ascii="仿宋_GB2312" w:eastAsia="仿宋_GB2312" w:hAnsi="仿宋_GB2312" w:cs="仿宋_GB2312" w:hint="eastAsia"/>
            <w:sz w:val="32"/>
            <w:szCs w:val="32"/>
          </w:rPr>
          <w:t>评价</w:t>
        </w:r>
        <w:r>
          <w:rPr>
            <w:rFonts w:ascii="仿宋_GB2312" w:eastAsia="仿宋_GB2312" w:hAnsi="仿宋_GB2312" w:cs="仿宋_GB2312" w:hint="eastAsia"/>
            <w:sz w:val="32"/>
            <w:szCs w:val="32"/>
          </w:rPr>
          <w:t>分布为基准，</w:t>
        </w:r>
        <w:r w:rsidR="007832BE">
          <w:rPr>
            <w:rFonts w:ascii="仿宋_GB2312" w:eastAsia="仿宋_GB2312" w:hAnsi="仿宋_GB2312" w:cs="仿宋_GB2312" w:hint="eastAsia"/>
            <w:sz w:val="32"/>
            <w:szCs w:val="32"/>
          </w:rPr>
          <w:t>计算每个电视剧相对于平均分布的比值，如果某维度比值大于1，意味着该剧在该维度上相较于整体平均</w:t>
        </w:r>
      </w:ins>
      <w:ins w:id="11" w:author="柯 乔" w:date="2025-09-09T11:27:00Z" w16du:dateUtc="2025-09-09T03:27:00Z">
        <w:r w:rsidR="007832BE">
          <w:rPr>
            <w:rFonts w:ascii="仿宋_GB2312" w:eastAsia="仿宋_GB2312" w:hAnsi="仿宋_GB2312" w:cs="仿宋_GB2312" w:hint="eastAsia"/>
            <w:sz w:val="32"/>
            <w:szCs w:val="32"/>
          </w:rPr>
          <w:t>评价更加集中，</w:t>
        </w:r>
      </w:ins>
      <w:ins w:id="12" w:author="柯 乔" w:date="2025-09-09T11:28:00Z" w16du:dateUtc="2025-09-09T03:28:00Z">
        <w:r w:rsidR="007832BE">
          <w:rPr>
            <w:rFonts w:ascii="仿宋_GB2312" w:eastAsia="仿宋_GB2312" w:hAnsi="仿宋_GB2312" w:cs="仿宋_GB2312" w:hint="eastAsia"/>
            <w:sz w:val="32"/>
            <w:szCs w:val="32"/>
          </w:rPr>
          <w:t>数值越大，集中程度越高，反之亦然。</w:t>
        </w:r>
      </w:ins>
    </w:p>
    <w:p w14:paraId="279B2CC7" w14:textId="13CB7B3D" w:rsidR="002A7287" w:rsidRDefault="00F12059">
      <w:pPr>
        <w:jc w:val="center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noProof/>
          <w:sz w:val="32"/>
          <w:szCs w:val="32"/>
        </w:rPr>
        <w:lastRenderedPageBreak/>
        <w:drawing>
          <wp:inline distT="0" distB="0" distL="0" distR="0" wp14:anchorId="7EE095C4" wp14:editId="3B45D93B">
            <wp:extent cx="5378400" cy="4327200"/>
            <wp:effectExtent l="0" t="0" r="0" b="0"/>
            <wp:docPr id="6141678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00" cy="43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F4B" w14:textId="7AE3EE86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从剧集的题材类型来看，观众对现实题材剧目思想精深方面的</w:t>
      </w:r>
      <w:del w:id="13" w:author="柯 乔" w:date="2025-09-09T11:33:00Z" w16du:dateUtc="2025-09-09T03:33:00Z">
        <w:r w:rsidDel="00D46D12">
          <w:rPr>
            <w:rFonts w:ascii="仿宋_GB2312" w:eastAsia="仿宋_GB2312" w:hAnsi="仿宋_GB2312" w:cs="仿宋_GB2312" w:hint="eastAsia"/>
            <w:sz w:val="32"/>
            <w:szCs w:val="32"/>
          </w:rPr>
          <w:delText>评论度</w:delText>
        </w:r>
      </w:del>
      <w:ins w:id="14" w:author="柯 乔" w:date="2025-09-09T11:33:00Z" w16du:dateUtc="2025-09-09T03:33:00Z">
        <w:r w:rsidR="00D46D12">
          <w:rPr>
            <w:rFonts w:ascii="仿宋_GB2312" w:eastAsia="仿宋_GB2312" w:hAnsi="仿宋_GB2312" w:cs="仿宋_GB2312" w:hint="eastAsia"/>
            <w:sz w:val="32"/>
            <w:szCs w:val="32"/>
          </w:rPr>
          <w:t>评价关注度</w:t>
        </w:r>
      </w:ins>
      <w:r>
        <w:rPr>
          <w:rFonts w:ascii="仿宋_GB2312" w:eastAsia="仿宋_GB2312" w:hAnsi="仿宋_GB2312" w:cs="仿宋_GB2312" w:hint="eastAsia"/>
          <w:sz w:val="32"/>
          <w:szCs w:val="32"/>
        </w:rPr>
        <w:t>较高，比如《无尽的尽头》《沙尘暴》《180天重启计划》《致1999年的自己》等；《滤镜》作</w:t>
      </w: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为一部当代奇幻剧集，在思想精深方面获得较多讨论，值得关注。</w:t>
      </w:r>
    </w:p>
    <w:p w14:paraId="4A18C149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在艺术精湛方面，观众评论较为平均，说明对各种题材剧目均有艺术性的一致关注和要求。值得注意的是，《黄雀》《棋士》《余烬之上》《沙尘暴》等悬疑剧在剧情结构这一维度上的讨论量较为突出，说明观众对悬疑剧的逻辑性更为关注，对创作者提出了更高要求。</w:t>
      </w:r>
    </w:p>
    <w:p w14:paraId="32BBDA79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制作精良方面的评论，则主要集中在古装玄幻题材剧目，比如《国色芳华》《仙台有树》《异人之下之决战！碧游村》等。</w:t>
      </w:r>
    </w:p>
    <w:p w14:paraId="6E0E6A5E" w14:textId="77777777" w:rsidR="000D753E" w:rsidRDefault="000D753E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</w:p>
    <w:p w14:paraId="6BB91C56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三、评价倾向</w:t>
      </w:r>
    </w:p>
    <w:p w14:paraId="3780FAEA" w14:textId="71FCC895" w:rsidR="002A7287" w:rsidRDefault="00356B5E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ins w:id="15" w:author="柯 乔" w:date="2025-09-09T12:54:00Z" w16du:dateUtc="2025-09-09T04:54:00Z">
        <w:r>
          <w:rPr>
            <w:rFonts w:ascii="仿宋_GB2312" w:eastAsia="仿宋_GB2312" w:hAnsi="仿宋_GB2312" w:cs="仿宋_GB2312" w:hint="eastAsia"/>
            <w:sz w:val="32"/>
            <w:szCs w:val="32"/>
          </w:rPr>
          <w:t>我们针对每个评价维度，基于正向和负向评论数量，计算</w:t>
        </w:r>
      </w:ins>
      <w:ins w:id="16" w:author="柯 乔" w:date="2025-09-09T12:55:00Z" w16du:dateUtc="2025-09-09T04:55:00Z">
        <w:r>
          <w:rPr>
            <w:rFonts w:ascii="仿宋_GB2312" w:eastAsia="仿宋_GB2312" w:hAnsi="仿宋_GB2312" w:cs="仿宋_GB2312" w:hint="eastAsia"/>
            <w:sz w:val="32"/>
            <w:szCs w:val="32"/>
          </w:rPr>
          <w:t>评价得分，越接近1意味着正向评价越多，0.5意味着正负向评价体量相当，越接近0意味着负向评价越多。</w:t>
        </w:r>
      </w:ins>
      <w:r>
        <w:rPr>
          <w:rFonts w:ascii="仿宋_GB2312" w:eastAsia="仿宋_GB2312" w:hAnsi="仿宋_GB2312" w:cs="仿宋_GB2312" w:hint="eastAsia"/>
          <w:sz w:val="32"/>
          <w:szCs w:val="32"/>
        </w:rPr>
        <w:t>从</w:t>
      </w:r>
      <w:del w:id="17" w:author="柯 乔" w:date="2025-09-09T12:54:00Z" w16du:dateUtc="2025-09-09T04:54:00Z">
        <w:r w:rsidDel="00356B5E">
          <w:rPr>
            <w:rFonts w:ascii="仿宋_GB2312" w:eastAsia="仿宋_GB2312" w:hAnsi="仿宋_GB2312" w:cs="仿宋_GB2312" w:hint="eastAsia"/>
            <w:sz w:val="32"/>
            <w:szCs w:val="32"/>
          </w:rPr>
          <w:delText>大模型分析的</w:delText>
        </w:r>
      </w:del>
      <w:r>
        <w:rPr>
          <w:rFonts w:ascii="仿宋_GB2312" w:eastAsia="仿宋_GB2312" w:hAnsi="仿宋_GB2312" w:cs="仿宋_GB2312" w:hint="eastAsia"/>
          <w:sz w:val="32"/>
          <w:szCs w:val="32"/>
        </w:rPr>
        <w:t>结果来看，豆瓣评分高低和</w:t>
      </w:r>
      <w:del w:id="18" w:author="柯 乔" w:date="2025-09-09T12:56:00Z" w16du:dateUtc="2025-09-09T04:56:00Z">
        <w:r w:rsidDel="003C0749">
          <w:rPr>
            <w:rFonts w:ascii="仿宋_GB2312" w:eastAsia="仿宋_GB2312" w:hAnsi="仿宋_GB2312" w:cs="仿宋_GB2312" w:hint="eastAsia"/>
            <w:sz w:val="32"/>
            <w:szCs w:val="32"/>
          </w:rPr>
          <w:delText>评论情感正负</w:delText>
        </w:r>
      </w:del>
      <w:ins w:id="19" w:author="柯 乔" w:date="2025-09-09T12:56:00Z" w16du:dateUtc="2025-09-09T04:56:00Z">
        <w:r w:rsidR="003C0749">
          <w:rPr>
            <w:rFonts w:ascii="仿宋_GB2312" w:eastAsia="仿宋_GB2312" w:hAnsi="仿宋_GB2312" w:cs="仿宋_GB2312" w:hint="eastAsia"/>
            <w:sz w:val="32"/>
            <w:szCs w:val="32"/>
          </w:rPr>
          <w:t>评价得分</w:t>
        </w:r>
      </w:ins>
      <w:r>
        <w:rPr>
          <w:rFonts w:ascii="仿宋_GB2312" w:eastAsia="仿宋_GB2312" w:hAnsi="仿宋_GB2312" w:cs="仿宋_GB2312" w:hint="eastAsia"/>
          <w:sz w:val="32"/>
          <w:szCs w:val="32"/>
        </w:rPr>
        <w:t>并没有绝对的正相关关系。通过对评论文本的观察，我们发现，存在观众对一部剧目打出高分，但在评论文本中指出剧中问题的情况；反之亦然，也有观众给出的评分较低，但在评论文本中写出“也就XXX还不错”等</w:t>
      </w: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类似正向评价。由此可以得出，评分和评论为不同的两套评价体系，也证明了对评论文本进行分析的价值和意义。</w:t>
      </w:r>
    </w:p>
    <w:p w14:paraId="6A26BD98" w14:textId="51606F8E" w:rsidR="002A7287" w:rsidRDefault="00DE32CB" w:rsidP="0078717D">
      <w:pPr>
        <w:jc w:val="center"/>
        <w:rPr>
          <w:rFonts w:ascii="仿宋_GB2312" w:eastAsia="仿宋_GB2312" w:hAnsi="仿宋_GB2312" w:cs="仿宋_GB2312"/>
          <w:sz w:val="32"/>
          <w:szCs w:val="32"/>
        </w:rPr>
      </w:pPr>
      <w:r>
        <w:rPr>
          <w:noProof/>
        </w:rPr>
        <w:drawing>
          <wp:inline distT="0" distB="0" distL="0" distR="0" wp14:anchorId="3435F046" wp14:editId="7D00F05D">
            <wp:extent cx="7014651" cy="4614641"/>
            <wp:effectExtent l="0" t="0" r="0" b="0"/>
            <wp:docPr id="17259924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251" cy="462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6135" w14:textId="0D0B6E3E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从观众评价的情感倾向来看，高分剧目在思想精深方面获得了较为普遍的认可，绝大多数剧目得分较高。比如《无尽的尽头》《滤镜》，观众认为，</w:t>
      </w:r>
      <w:r>
        <w:rPr>
          <w:rFonts w:ascii="仿宋_GB2312" w:eastAsia="仿宋_GB2312" w:hAnsi="仿宋_GB2312" w:cs="仿宋_GB2312" w:hint="eastAsia"/>
          <w:sz w:val="32"/>
          <w:szCs w:val="32"/>
          <w:highlight w:val="yellow"/>
        </w:rPr>
        <w:t>（具体评论内容）</w:t>
      </w:r>
      <w:r>
        <w:rPr>
          <w:rFonts w:ascii="仿宋_GB2312" w:eastAsia="仿宋_GB2312" w:hAnsi="仿宋_GB2312" w:cs="仿宋_GB2312" w:hint="eastAsia"/>
          <w:sz w:val="32"/>
          <w:szCs w:val="32"/>
        </w:rPr>
        <w:t>。</w:t>
      </w:r>
    </w:p>
    <w:p w14:paraId="39522B29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年代传奇剧《人生若如初见》从创作之初，始终伴随着“美化保皇党”“为清朝唱挽歌”的争议。从观众评价看，其在思想精深的三个维度中均获得较高评价，但在价值导向维度中稍显不足。</w:t>
      </w:r>
      <w:r>
        <w:rPr>
          <w:rFonts w:ascii="仿宋_GB2312" w:eastAsia="仿宋_GB2312" w:hAnsi="仿宋_GB2312" w:cs="仿宋_GB2312" w:hint="eastAsia"/>
          <w:sz w:val="32"/>
          <w:szCs w:val="32"/>
          <w:highlight w:val="yellow"/>
        </w:rPr>
        <w:t>（具体评论内容）</w:t>
      </w:r>
      <w:r>
        <w:rPr>
          <w:rFonts w:ascii="仿宋_GB2312" w:eastAsia="仿宋_GB2312" w:hAnsi="仿宋_GB2312" w:cs="仿宋_GB2312" w:hint="eastAsia"/>
          <w:sz w:val="32"/>
          <w:szCs w:val="32"/>
        </w:rPr>
        <w:t>。</w:t>
      </w:r>
    </w:p>
    <w:p w14:paraId="204E95F1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而在艺术精湛、制作精良方面，高分剧目获得的评价则有高有低。特别是在剧情结构、剪辑节奏两个维度，得分普遍较低。这也与长期以来观众对国产剧难以讲好故事的诟病相契合。比如《黄雀》《棋士》两部悬疑剧，在剧情结构维度讨论热度高、但评分低，观众普遍认为，</w:t>
      </w:r>
      <w:r>
        <w:rPr>
          <w:rFonts w:ascii="仿宋_GB2312" w:eastAsia="仿宋_GB2312" w:hAnsi="仿宋_GB2312" w:cs="仿宋_GB2312" w:hint="eastAsia"/>
          <w:sz w:val="32"/>
          <w:szCs w:val="32"/>
          <w:highlight w:val="yellow"/>
        </w:rPr>
        <w:t>（具体评论内容），</w:t>
      </w:r>
      <w:r>
        <w:rPr>
          <w:rFonts w:ascii="仿宋_GB2312" w:eastAsia="仿宋_GB2312" w:hAnsi="仿宋_GB2312" w:cs="仿宋_GB2312" w:hint="eastAsia"/>
          <w:sz w:val="32"/>
          <w:szCs w:val="32"/>
        </w:rPr>
        <w:t>说明悬疑剧更加需要剧情严丝合缝,细节真实可信,才能符合观众期待、得到观众认可。</w:t>
      </w:r>
    </w:p>
    <w:p w14:paraId="01DB146C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《鹊刀门传奇（第二季）》《护宝寻踪》在语言表达维度讨论热度高、也获得较高评分，观众认为，</w:t>
      </w:r>
      <w:r>
        <w:rPr>
          <w:rFonts w:ascii="仿宋_GB2312" w:eastAsia="仿宋_GB2312" w:hAnsi="仿宋_GB2312" w:cs="仿宋_GB2312" w:hint="eastAsia"/>
          <w:sz w:val="32"/>
          <w:szCs w:val="32"/>
          <w:highlight w:val="yellow"/>
        </w:rPr>
        <w:t>（具体评论内容，方言、喜剧）</w:t>
      </w:r>
      <w:r>
        <w:rPr>
          <w:rFonts w:ascii="仿宋_GB2312" w:eastAsia="仿宋_GB2312" w:hAnsi="仿宋_GB2312" w:cs="仿宋_GB2312" w:hint="eastAsia"/>
          <w:sz w:val="32"/>
          <w:szCs w:val="32"/>
        </w:rPr>
        <w:t>，说明具有地域特色的语言表达可以为剧集添彩。</w:t>
      </w:r>
    </w:p>
    <w:p w14:paraId="4CAB2CDB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《国色芳华》作为一部以唐朝为背景的古装剧，在场景搭建、服饰妆容等方面均精心设</w:t>
      </w: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计打造，让观众从剧中得以窥见大唐之美。这也得到观众的充分肯定，该剧在场景设置、服化道两个维度中获得高热度、高评分，观众普遍认为该剧置景妆造精致、服化道精良、细节文化考究。</w:t>
      </w:r>
    </w:p>
    <w:p w14:paraId="5DE49B2F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noProof/>
          <w:sz w:val="32"/>
          <w:szCs w:val="32"/>
        </w:rPr>
        <w:drawing>
          <wp:inline distT="0" distB="0" distL="114300" distR="114300" wp14:anchorId="753229EB" wp14:editId="207F0400">
            <wp:extent cx="7102475" cy="3551555"/>
            <wp:effectExtent l="0" t="0" r="3175" b="10795"/>
            <wp:docPr id="5" name="图片 5" descr="bd0e5995c6d85663601d18880a39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d0e5995c6d85663601d18880a3977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51D0" w14:textId="77777777" w:rsidR="002A7287" w:rsidRDefault="00000000">
      <w:pPr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玄幻类剧集《异人之下之决战！碧游村》《无忧渡》《仙台有树》《千朵桃花一世开》</w:t>
      </w:r>
      <w:r>
        <w:rPr>
          <w:rFonts w:ascii="仿宋_GB2312" w:eastAsia="仿宋_GB2312" w:hAnsi="仿宋_GB2312" w:cs="仿宋_GB2312" w:hint="eastAsia"/>
          <w:sz w:val="32"/>
          <w:szCs w:val="32"/>
        </w:rPr>
        <w:lastRenderedPageBreak/>
        <w:t>等则在特效技术维度获得较高讨论度以及评分，说明在这类剧集中，特效也是决定观众喜爱度的重要因素。</w:t>
      </w:r>
    </w:p>
    <w:sectPr w:rsidR="002A728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6838" w:h="11906" w:orient="landscape"/>
      <w:pgMar w:top="1633" w:right="2137" w:bottom="1633" w:left="19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CBA4D" w14:textId="77777777" w:rsidR="007B207A" w:rsidRDefault="007B207A">
      <w:r>
        <w:separator/>
      </w:r>
    </w:p>
  </w:endnote>
  <w:endnote w:type="continuationSeparator" w:id="0">
    <w:p w14:paraId="31704082" w14:textId="77777777" w:rsidR="007B207A" w:rsidRDefault="007B2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FFF04" w14:textId="77777777" w:rsidR="00823B28" w:rsidRDefault="00823B2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D1973" w14:textId="77777777" w:rsidR="002A7287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1DB4B2" wp14:editId="75A9B94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359D81" w14:textId="77777777" w:rsidR="002A7287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1DB4B2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B359D81" w14:textId="77777777" w:rsidR="002A7287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6A6BC" w14:textId="77777777" w:rsidR="00823B28" w:rsidRDefault="00823B2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DCDCB" w14:textId="77777777" w:rsidR="007B207A" w:rsidRDefault="007B207A">
      <w:r>
        <w:separator/>
      </w:r>
    </w:p>
  </w:footnote>
  <w:footnote w:type="continuationSeparator" w:id="0">
    <w:p w14:paraId="6B192BB6" w14:textId="77777777" w:rsidR="007B207A" w:rsidRDefault="007B2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83438" w14:textId="77777777" w:rsidR="00823B28" w:rsidRDefault="00823B28" w:rsidP="00823B28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96367" w14:textId="77777777" w:rsidR="00823B28" w:rsidRDefault="00823B28" w:rsidP="00823B28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5E060" w14:textId="77777777" w:rsidR="00823B28" w:rsidRDefault="00823B2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1954BA4"/>
    <w:multiLevelType w:val="singleLevel"/>
    <w:tmpl w:val="D1954BA4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F4CCFD01"/>
    <w:multiLevelType w:val="singleLevel"/>
    <w:tmpl w:val="F4CCFD01"/>
    <w:lvl w:ilvl="0">
      <w:start w:val="1"/>
      <w:numFmt w:val="chineseCounting"/>
      <w:suff w:val="nothing"/>
      <w:lvlText w:val="%1、"/>
      <w:lvlJc w:val="left"/>
      <w:pPr>
        <w:ind w:left="420" w:firstLine="0"/>
      </w:pPr>
      <w:rPr>
        <w:rFonts w:hint="eastAsia"/>
      </w:rPr>
    </w:lvl>
  </w:abstractNum>
  <w:abstractNum w:abstractNumId="2" w15:restartNumberingAfterBreak="0">
    <w:nsid w:val="0A3A06CD"/>
    <w:multiLevelType w:val="hybridMultilevel"/>
    <w:tmpl w:val="F4502632"/>
    <w:lvl w:ilvl="0" w:tplc="DBD055D2">
      <w:start w:val="1"/>
      <w:numFmt w:val="japaneseCounting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767844085">
    <w:abstractNumId w:val="1"/>
  </w:num>
  <w:num w:numId="2" w16cid:durableId="1255555721">
    <w:abstractNumId w:val="0"/>
  </w:num>
  <w:num w:numId="3" w16cid:durableId="207808773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柯 乔">
    <w15:presenceInfo w15:providerId="Windows Live" w15:userId="6d0be8b180bd92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embedSystem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7287"/>
    <w:rsid w:val="000D753E"/>
    <w:rsid w:val="00250688"/>
    <w:rsid w:val="002A7287"/>
    <w:rsid w:val="00335222"/>
    <w:rsid w:val="00356B5E"/>
    <w:rsid w:val="003C0749"/>
    <w:rsid w:val="0043649D"/>
    <w:rsid w:val="005760BF"/>
    <w:rsid w:val="00645F11"/>
    <w:rsid w:val="00691461"/>
    <w:rsid w:val="0074397F"/>
    <w:rsid w:val="00763CDD"/>
    <w:rsid w:val="007832BE"/>
    <w:rsid w:val="0078717D"/>
    <w:rsid w:val="007B207A"/>
    <w:rsid w:val="007B490C"/>
    <w:rsid w:val="007C32BF"/>
    <w:rsid w:val="00823B28"/>
    <w:rsid w:val="008348E0"/>
    <w:rsid w:val="009400C8"/>
    <w:rsid w:val="00962A59"/>
    <w:rsid w:val="009A4AE0"/>
    <w:rsid w:val="009D52E2"/>
    <w:rsid w:val="00A714E4"/>
    <w:rsid w:val="00A7259C"/>
    <w:rsid w:val="00A75450"/>
    <w:rsid w:val="00B874E0"/>
    <w:rsid w:val="00D41453"/>
    <w:rsid w:val="00D46D12"/>
    <w:rsid w:val="00DE32CB"/>
    <w:rsid w:val="00E30602"/>
    <w:rsid w:val="00E31C3E"/>
    <w:rsid w:val="00E51F06"/>
    <w:rsid w:val="00E6688B"/>
    <w:rsid w:val="00E80218"/>
    <w:rsid w:val="00F12059"/>
    <w:rsid w:val="02020E4C"/>
    <w:rsid w:val="03A02963"/>
    <w:rsid w:val="07F50F8F"/>
    <w:rsid w:val="0F572868"/>
    <w:rsid w:val="10904C46"/>
    <w:rsid w:val="1B934080"/>
    <w:rsid w:val="1F972BBE"/>
    <w:rsid w:val="201B7CC3"/>
    <w:rsid w:val="204B2485"/>
    <w:rsid w:val="244465BA"/>
    <w:rsid w:val="28E42C4A"/>
    <w:rsid w:val="325D1CB8"/>
    <w:rsid w:val="327F2F9D"/>
    <w:rsid w:val="32A176F9"/>
    <w:rsid w:val="452F27B0"/>
    <w:rsid w:val="4EB77E38"/>
    <w:rsid w:val="4F5B577E"/>
    <w:rsid w:val="5CBA5125"/>
    <w:rsid w:val="668D0FB2"/>
    <w:rsid w:val="78EF259F"/>
    <w:rsid w:val="7C35575D"/>
    <w:rsid w:val="7D691C4E"/>
    <w:rsid w:val="7F47753B"/>
    <w:rsid w:val="7FB6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E9B17D"/>
  <w15:docId w15:val="{23C54DC9-C686-417B-90E3-07F3ECD5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qFormat/>
    <w:rPr>
      <w:i/>
    </w:rPr>
  </w:style>
  <w:style w:type="paragraph" w:styleId="a7">
    <w:name w:val="List Paragraph"/>
    <w:basedOn w:val="a"/>
    <w:uiPriority w:val="99"/>
    <w:unhideWhenUsed/>
    <w:rsid w:val="00E80218"/>
    <w:pPr>
      <w:ind w:firstLineChars="200" w:firstLine="420"/>
    </w:pPr>
  </w:style>
  <w:style w:type="paragraph" w:styleId="a8">
    <w:name w:val="Revision"/>
    <w:hidden/>
    <w:uiPriority w:val="99"/>
    <w:unhideWhenUsed/>
    <w:rsid w:val="00645F11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9">
    <w:name w:val="caption"/>
    <w:basedOn w:val="a"/>
    <w:next w:val="a"/>
    <w:unhideWhenUsed/>
    <w:qFormat/>
    <w:rsid w:val="00823B2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13</Pages>
  <Words>1728</Words>
  <Characters>2041</Characters>
  <Application>Microsoft Office Word</Application>
  <DocSecurity>0</DocSecurity>
  <Lines>185</Lines>
  <Paragraphs>251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柯 乔</cp:lastModifiedBy>
  <cp:revision>23</cp:revision>
  <dcterms:created xsi:type="dcterms:W3CDTF">2014-10-29T12:08:00Z</dcterms:created>
  <dcterms:modified xsi:type="dcterms:W3CDTF">2025-09-09T10:37:00Z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eyJoZGlkIjoiMWFkN2RiMDdlYjgwMzQwMzJlMGZiMDNmOTg3NjU2MGIiLCJ1c2VySWQiOiI0NzkxNzY5NDEifQ==</vt:lpwstr>
  </property>
  <property fmtid="{D5CDD505-2E9C-101B-9397-08002B2CF9AE}" pid="4" name="ICV">
    <vt:lpwstr>676DE235316B4122A32C115EF6E53053_12</vt:lpwstr>
  </property>
</Properties>
</file>